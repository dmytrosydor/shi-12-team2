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(замінити і вказати номери лабораторних з ВНС)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Вступ до Розробки: Налаштування та Використання Середовища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Хомишин Данило Михайлович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та використання робочого середовища для комфортної подальшої роботи.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VS Code, GitHub, Git, Algotester, Trello, Draw.io, створити і запустити першу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програму.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Theory Education Activities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Requirements management and design activities with Draw.io and Google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Lab# Configuration: Trello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Experimental Exercises Activities - Run First Program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№12: Result Documentation Report and Outcomes List Placement Activities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№13: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Theory Education Activities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Джерела Інформації:</w:t>
      </w:r>
    </w:p>
    <w:p w:rsidR="00000000" w:rsidDel="00000000" w:rsidP="00000000" w:rsidRDefault="00000000" w:rsidRPr="00000000" w14:paraId="0000002D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Лекції, практичні, лабораторні</w:t>
      </w:r>
    </w:p>
    <w:p w:rsidR="00000000" w:rsidDel="00000000" w:rsidP="00000000" w:rsidRDefault="00000000" w:rsidRPr="00000000" w14:paraId="0000002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2F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Теоретична частина першого епіку</w:t>
      </w:r>
    </w:p>
    <w:p w:rsidR="00000000" w:rsidDel="00000000" w:rsidP="00000000" w:rsidRDefault="00000000" w:rsidRPr="00000000" w14:paraId="0000003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3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27.09</w:t>
      </w:r>
    </w:p>
    <w:p w:rsidR="00000000" w:rsidDel="00000000" w:rsidP="00000000" w:rsidRDefault="00000000" w:rsidRPr="00000000" w14:paraId="0000003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Звершення опрацювання теми: 27.10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Requirements management and design activities with Draw.io and Google Docs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Джерела Інформації:</w:t>
      </w:r>
    </w:p>
    <w:p w:rsidR="00000000" w:rsidDel="00000000" w:rsidP="00000000" w:rsidRDefault="00000000" w:rsidRPr="00000000" w14:paraId="00000035">
      <w:pPr>
        <w:ind w:left="720" w:firstLine="720"/>
        <w:rPr>
          <w:rFonts w:ascii="Times New Roman" w:cs="Times New Roman" w:eastAsia="Times New Roman" w:hAnsi="Times New Roman"/>
          <w:color w:val="103c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Стаття: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37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Процес створення блоксхеми типу FlowCharts в Draw.io</w:t>
      </w:r>
    </w:p>
    <w:p w:rsidR="00000000" w:rsidDel="00000000" w:rsidP="00000000" w:rsidRDefault="00000000" w:rsidRPr="00000000" w14:paraId="0000003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3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27.09</w:t>
      </w:r>
    </w:p>
    <w:p w:rsidR="00000000" w:rsidDel="00000000" w:rsidP="00000000" w:rsidRDefault="00000000" w:rsidRPr="00000000" w14:paraId="0000003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27.10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Lab# Configuration: Trello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Що опрацьовано:</w:t>
      </w:r>
    </w:p>
    <w:p w:rsidR="00000000" w:rsidDel="00000000" w:rsidP="00000000" w:rsidRDefault="00000000" w:rsidRPr="00000000" w14:paraId="0000003D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Процес командного таймменеджменту за допомогою Trello</w:t>
      </w:r>
    </w:p>
    <w:p w:rsidR="00000000" w:rsidDel="00000000" w:rsidP="00000000" w:rsidRDefault="00000000" w:rsidRPr="00000000" w14:paraId="0000003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3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27.09</w:t>
      </w:r>
    </w:p>
    <w:p w:rsidR="00000000" w:rsidDel="00000000" w:rsidP="00000000" w:rsidRDefault="00000000" w:rsidRPr="00000000" w14:paraId="0000004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Звершення опрацювання теми: 27.10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Lab# Configuration: Linux Console Commands</w:t>
      </w:r>
    </w:p>
    <w:p w:rsidR="00000000" w:rsidDel="00000000" w:rsidP="00000000" w:rsidRDefault="00000000" w:rsidRPr="00000000" w14:paraId="0000004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Що опрацьовано:</w:t>
      </w:r>
    </w:p>
    <w:p w:rsidR="00000000" w:rsidDel="00000000" w:rsidP="00000000" w:rsidRDefault="00000000" w:rsidRPr="00000000" w14:paraId="00000043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Базові команди Linux для терміналу</w:t>
      </w:r>
    </w:p>
    <w:p w:rsidR="00000000" w:rsidDel="00000000" w:rsidP="00000000" w:rsidRDefault="00000000" w:rsidRPr="00000000" w14:paraId="0000004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4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Початок опрацювання теми: 27.09</w:t>
      </w:r>
    </w:p>
    <w:p w:rsidR="00000000" w:rsidDel="00000000" w:rsidP="00000000" w:rsidRDefault="00000000" w:rsidRPr="00000000" w14:paraId="0000004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Звершення опрацювання теми: 27.10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№:5 Lab# Configuration: Visual Studio Code</w:t>
      </w:r>
    </w:p>
    <w:p w:rsidR="00000000" w:rsidDel="00000000" w:rsidP="00000000" w:rsidRDefault="00000000" w:rsidRPr="00000000" w14:paraId="0000004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Джерела Інформації:</w:t>
      </w:r>
    </w:p>
    <w:p w:rsidR="00000000" w:rsidDel="00000000" w:rsidP="00000000" w:rsidRDefault="00000000" w:rsidRPr="00000000" w14:paraId="0000004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Що опрацьовано:</w:t>
      </w:r>
    </w:p>
    <w:p w:rsidR="00000000" w:rsidDel="00000000" w:rsidP="00000000" w:rsidRDefault="00000000" w:rsidRPr="00000000" w14:paraId="0000004A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Конфігурація середовища для розробки VS Code</w:t>
      </w:r>
    </w:p>
    <w:p w:rsidR="00000000" w:rsidDel="00000000" w:rsidP="00000000" w:rsidRDefault="00000000" w:rsidRPr="00000000" w14:paraId="0000004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Статус: Ознайомлений</w:t>
      </w:r>
    </w:p>
    <w:p w:rsidR="00000000" w:rsidDel="00000000" w:rsidP="00000000" w:rsidRDefault="00000000" w:rsidRPr="00000000" w14:paraId="0000004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Початок опрацювання теми: 27.09</w:t>
      </w:r>
    </w:p>
    <w:p w:rsidR="00000000" w:rsidDel="00000000" w:rsidP="00000000" w:rsidRDefault="00000000" w:rsidRPr="00000000" w14:paraId="0000004D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 Звершення опрацювання теми: 27.10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№6: Lab# Configuration: VSC C/C++ Extensions, IntelliSense, Code Runner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Джерела Інформації:</w:t>
      </w:r>
    </w:p>
    <w:p w:rsidR="00000000" w:rsidDel="00000000" w:rsidP="00000000" w:rsidRDefault="00000000" w:rsidRPr="00000000" w14:paraId="00000050">
      <w:pPr>
        <w:ind w:firstLine="720"/>
        <w:rPr>
          <w:rFonts w:ascii="Times New Roman" w:cs="Times New Roman" w:eastAsia="Times New Roman" w:hAnsi="Times New Roman"/>
          <w:color w:val="103cc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Стаття: </w:t>
      </w:r>
      <w:r w:rsidDel="00000000" w:rsidR="00000000" w:rsidRPr="00000000">
        <w:rPr>
          <w:rFonts w:ascii="Times New Roman" w:cs="Times New Roman" w:eastAsia="Times New Roman" w:hAnsi="Times New Roman"/>
          <w:color w:val="103cc0"/>
          <w:sz w:val="24"/>
          <w:szCs w:val="24"/>
          <w:rtl w:val="0"/>
        </w:rPr>
        <w:t xml:space="preserve">https://code.visualstudio.com/docs/cpp/config-mingw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Що опрацьовано:</w:t>
      </w:r>
    </w:p>
    <w:p w:rsidR="00000000" w:rsidDel="00000000" w:rsidP="00000000" w:rsidRDefault="00000000" w:rsidRPr="00000000" w14:paraId="0000005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Ознайомлення з розширеннями для VS Code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Статус: Ознайомлений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Початок опрацювання теми: 27.09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Звершення опрацювання теми: 27.10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№7: Lab# Configuration: GitHub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Що опрацьовано:</w:t>
      </w:r>
    </w:p>
    <w:p w:rsidR="00000000" w:rsidDel="00000000" w:rsidP="00000000" w:rsidRDefault="00000000" w:rsidRPr="00000000" w14:paraId="0000005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Ознайомлення з інтерфейсом GitHub, створила свій профіль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Статус: Ознайомлений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Початок опрацювання теми: 27.09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Звершення опрацювання теми: 27.10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№8: Lab# Configuration: Git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Джерела Інформації: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Що опрацьовано:</w:t>
      </w:r>
    </w:p>
    <w:p w:rsidR="00000000" w:rsidDel="00000000" w:rsidP="00000000" w:rsidRDefault="00000000" w:rsidRPr="00000000" w14:paraId="0000005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Ознайомлення з середовищем Git та його командами</w:t>
      </w:r>
    </w:p>
    <w:p w:rsidR="00000000" w:rsidDel="00000000" w:rsidP="00000000" w:rsidRDefault="00000000" w:rsidRPr="00000000" w14:paraId="0000006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Статус: Ознайомлений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Початок опрацювання теми: 27.09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Звершення опрацювання теми: 27.10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№9: Lab# Configuration: Algotester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Джерела Інформації: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Що опрацьовано:</w:t>
      </w:r>
    </w:p>
    <w:p w:rsidR="00000000" w:rsidDel="00000000" w:rsidP="00000000" w:rsidRDefault="00000000" w:rsidRPr="00000000" w14:paraId="0000006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Ознайомлення з середовищем для тестування Algotester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Статус: Ознайомлений Remove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Початок опрацювання теми: 27.09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Звершення опрацювання теми: 27.10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№10: Lab# Configuration: Create Own Git Repo and Exchange Files with Teammate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Що опрацьовано:</w:t>
      </w:r>
    </w:p>
    <w:p w:rsidR="00000000" w:rsidDel="00000000" w:rsidP="00000000" w:rsidRDefault="00000000" w:rsidRPr="00000000" w14:paraId="0000006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Ознайомлення з середовищем Git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Статус: Ознайомлений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Початок опрацювання теми: 27.09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Звершення опрацювання теми: 27.10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№11: Experimental Exercises Activities - Run First Program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Що опрацьовано:</w:t>
      </w:r>
    </w:p>
    <w:p w:rsidR="00000000" w:rsidDel="00000000" w:rsidP="00000000" w:rsidRDefault="00000000" w:rsidRPr="00000000" w14:paraId="0000007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Створення першої програми та її успішний запуск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Статус: Ознайомлений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Початок опрацювання теми: 27.09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Звершення опрацювання теми: 27.10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Documentation Report and Outcomes List Placement Activities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Results Evaluation and Release</w:t>
      </w:r>
    </w:p>
    <w:p w:rsidR="00000000" w:rsidDel="00000000" w:rsidP="00000000" w:rsidRDefault="00000000" w:rsidRPr="00000000" w14:paraId="0000007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Lab# Configuration: Trello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№7 Configuration: GitHub</w:t>
      </w:r>
    </w:p>
    <w:p w:rsidR="00000000" w:rsidDel="00000000" w:rsidP="00000000" w:rsidRDefault="00000000" w:rsidRPr="00000000" w14:paraId="0000007C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222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Lab# Configuration: Algotester 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Lab# Configuration: VSC C/C++ extensions 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00313" cy="4673481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4673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№11 Lab# Run First Program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jmpp73lw4rg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</w:t>
        <w:tab/>
        <w:t xml:space="preserve">Результати виконання завдань, тестування та фактично затрачений час: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Планований затрачений час: 60хв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Фактичний затрачений час: 70хв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Блок схема: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1891348" cy="405288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1348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spacing w:after="0" w:before="40" w:line="276" w:lineRule="auto"/>
        <w:rPr>
          <w:ins w:author="Данило Хомишин" w:id="0" w:date="2023-11-21T07:32:11Z"/>
        </w:rPr>
      </w:pPr>
      <w:ins w:author="Данило Хомишин" w:id="0" w:date="2023-11-21T07:32:11Z">
        <w:bookmarkStart w:colFirst="0" w:colLast="0" w:name="_pe09jxm6qcek" w:id="1"/>
        <w:bookmarkEnd w:id="1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D">
      <w:pPr>
        <w:pStyle w:val="Heading2"/>
        <w:spacing w:after="0" w:before="40" w:line="276" w:lineRule="auto"/>
        <w:rPr>
          <w:ins w:author="Данило Хомишин" w:id="0" w:date="2023-11-21T07:32:11Z"/>
        </w:rPr>
      </w:pPr>
      <w:ins w:author="Данило Хомишин" w:id="0" w:date="2023-11-21T07:32:11Z">
        <w:bookmarkStart w:colFirst="0" w:colLast="0" w:name="_n80n68d1cj13" w:id="2"/>
        <w:bookmarkEnd w:id="2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E">
      <w:pPr>
        <w:pStyle w:val="Heading2"/>
        <w:spacing w:after="0" w:before="40" w:line="276" w:lineRule="auto"/>
        <w:rPr>
          <w:ins w:author="Данило Хомишин" w:id="0" w:date="2023-11-21T07:32:11Z"/>
        </w:rPr>
      </w:pPr>
      <w:ins w:author="Данило Хомишин" w:id="0" w:date="2023-11-21T07:32:11Z">
        <w:bookmarkStart w:colFirst="0" w:colLast="0" w:name="_22m811twi7vg" w:id="3"/>
        <w:bookmarkEnd w:id="3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4rg1fbwjtfq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Кооперація з командою: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Скріни середовищ, а яких співпрацював з командою: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705350" cy="91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635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Під час роботи над им епіком я ознайомився з Linux командами, Git та GitHub. Я успішно налаштував середовище для роботи, встановивши Visual Studio Code, Git, сконфігурувавши їх, і зареєструвавшись на всіх необхідних ресурсах (Algotester, Trello, Draw.io). Також я навчився писати найпростіші програми мовою С++ і створювати власні pull-requests за допомогою Git та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hyperlink" Target="https://en.wikipedia.org/wiki/Flowchart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